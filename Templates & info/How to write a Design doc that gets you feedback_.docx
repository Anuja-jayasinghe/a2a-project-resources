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pPr>
      <w:bookmarkStart w:colFirst="0" w:colLast="0" w:name="_6ogsyy2ulue1" w:id="0"/>
      <w:bookmarkEnd w:id="0"/>
      <w:r w:rsidDel="00000000" w:rsidR="00000000" w:rsidRPr="00000000">
        <w:rPr>
          <w:rtl w:val="0"/>
        </w:rPr>
        <w:t xml:space="preserve">Current R&amp;D Design Process </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EMs pick a feature (GitHub issue) from the PM roadmap and identify the team.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Developers + Architecture owners do a</w:t>
      </w:r>
      <w:r w:rsidDel="00000000" w:rsidR="00000000" w:rsidRPr="00000000">
        <w:rPr>
          <w:rtl w:val="0"/>
        </w:rPr>
        <w:t xml:space="preserve"> </w:t>
      </w:r>
      <w:r w:rsidDel="00000000" w:rsidR="00000000" w:rsidRPr="00000000">
        <w:rPr>
          <w:rtl w:val="0"/>
        </w:rPr>
        <w:t xml:space="preserve">“design outline.”</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The design outline should not take more than 2 pages ( if you cannot write the document in 2 pages, you MUST call a meeting and get approval for the design).</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See section 3 for a template to be used with the design outline document</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Write a document and share rather than a long email, as the former works well with discussions.</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You should not take more than 3 days to create the“design outline”.</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Share the design with  </w:t>
      </w:r>
    </w:p>
    <w:p w:rsidR="00000000" w:rsidDel="00000000" w:rsidP="00000000" w:rsidRDefault="00000000" w:rsidRPr="00000000" w14:paraId="00000009">
      <w:pPr>
        <w:numPr>
          <w:ilvl w:val="2"/>
          <w:numId w:val="1"/>
        </w:numPr>
        <w:ind w:left="2160" w:hanging="360"/>
        <w:rPr>
          <w:u w:val="none"/>
        </w:rPr>
      </w:pPr>
      <w:r w:rsidDel="00000000" w:rsidR="00000000" w:rsidRPr="00000000">
        <w:rPr>
          <w:rtl w:val="0"/>
        </w:rPr>
        <w:t xml:space="preserve">Architecture Group &lt;</w:t>
      </w:r>
      <w:hyperlink r:id="rId7">
        <w:r w:rsidDel="00000000" w:rsidR="00000000" w:rsidRPr="00000000">
          <w:rPr>
            <w:color w:val="1155cc"/>
            <w:u w:val="single"/>
            <w:rtl w:val="0"/>
          </w:rPr>
          <w:t xml:space="preserve">architecture-group@wso2.com</w:t>
        </w:r>
      </w:hyperlink>
      <w:r w:rsidDel="00000000" w:rsidR="00000000" w:rsidRPr="00000000">
        <w:rPr>
          <w:rtl w:val="0"/>
        </w:rPr>
        <w:t xml:space="preserve">&gt;</w:t>
      </w:r>
    </w:p>
    <w:p w:rsidR="00000000" w:rsidDel="00000000" w:rsidP="00000000" w:rsidRDefault="00000000" w:rsidRPr="00000000" w14:paraId="0000000A">
      <w:pPr>
        <w:numPr>
          <w:ilvl w:val="2"/>
          <w:numId w:val="1"/>
        </w:numPr>
        <w:ind w:left="2160" w:hanging="360"/>
        <w:rPr>
          <w:u w:val="none"/>
        </w:rPr>
      </w:pPr>
      <w:r w:rsidDel="00000000" w:rsidR="00000000" w:rsidRPr="00000000">
        <w:rPr>
          <w:rtl w:val="0"/>
        </w:rPr>
        <w:t xml:space="preserve">Link the design document from the PM issue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Do this early enough</w:t>
      </w:r>
      <w:r w:rsidDel="00000000" w:rsidR="00000000" w:rsidRPr="00000000">
        <w:rPr>
          <w:rtl w:val="0"/>
        </w:rPr>
        <w:t xml:space="preserve"> so that we have time to discuss it before implementation starts (e.g. 2 weeks)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If no feedback after </w:t>
      </w:r>
      <w:r w:rsidDel="00000000" w:rsidR="00000000" w:rsidRPr="00000000">
        <w:rPr>
          <w:rtl w:val="0"/>
        </w:rPr>
        <w:t xml:space="preserve">72h</w:t>
      </w:r>
      <w:r w:rsidDel="00000000" w:rsidR="00000000" w:rsidRPr="00000000">
        <w:rPr>
          <w:rtl w:val="0"/>
        </w:rPr>
        <w:t xml:space="preserve">, go ahead.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If feedback can be resolved in the emails, then go ahead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If the discussion </w:t>
      </w:r>
      <w:r w:rsidDel="00000000" w:rsidR="00000000" w:rsidRPr="00000000">
        <w:rPr>
          <w:rtl w:val="0"/>
        </w:rPr>
        <w:t xml:space="preserve">has not concluded</w:t>
      </w:r>
      <w:r w:rsidDel="00000000" w:rsidR="00000000" w:rsidRPr="00000000">
        <w:rPr>
          <w:rtl w:val="0"/>
        </w:rPr>
        <w:t xml:space="preserve"> in 5</w:t>
      </w:r>
      <w:r w:rsidDel="00000000" w:rsidR="00000000" w:rsidRPr="00000000">
        <w:rPr>
          <w:rtl w:val="0"/>
        </w:rPr>
        <w:t xml:space="preserve"> working days</w:t>
      </w:r>
      <w:r w:rsidDel="00000000" w:rsidR="00000000" w:rsidRPr="00000000">
        <w:rPr>
          <w:rtl w:val="0"/>
        </w:rPr>
        <w:t xml:space="preserve">, schedule a meeting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After the design has concluded, do the </w:t>
      </w:r>
      <w:r w:rsidDel="00000000" w:rsidR="00000000" w:rsidRPr="00000000">
        <w:rPr>
          <w:rtl w:val="0"/>
        </w:rPr>
        <w:t xml:space="preserve">detailed design</w:t>
      </w:r>
      <w:r w:rsidDel="00000000" w:rsidR="00000000" w:rsidRPr="00000000">
        <w:rPr>
          <w:rtl w:val="0"/>
        </w:rPr>
        <w:t xml:space="preserve"> (e.g., full UX design), request SRE and security pre-approvals if needed.</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Implement, test, and promote - single PM feature may be implemented as several issues ( where each issue is no more than a week of development time) </w:t>
      </w:r>
    </w:p>
    <w:p w:rsidR="00000000" w:rsidDel="00000000" w:rsidP="00000000" w:rsidRDefault="00000000" w:rsidRPr="00000000" w14:paraId="00000011">
      <w:pPr>
        <w:pStyle w:val="Heading1"/>
        <w:ind w:left="0" w:firstLine="0"/>
        <w:rPr/>
      </w:pPr>
      <w:bookmarkStart w:colFirst="0" w:colLast="0" w:name="_d36cbwjxz58r" w:id="1"/>
      <w:bookmarkEnd w:id="1"/>
      <w:r w:rsidDel="00000000" w:rsidR="00000000" w:rsidRPr="00000000">
        <w:rPr>
          <w:rtl w:val="0"/>
        </w:rPr>
        <w:t xml:space="preserve">Design Outline Document Goals</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Explain from first principles</w:t>
      </w:r>
      <w:r w:rsidDel="00000000" w:rsidR="00000000" w:rsidRPr="00000000">
        <w:rPr>
          <w:rtl w:val="0"/>
        </w:rPr>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Whether it is the problem or the solution being described, always start with a clean whiteboard and explain it from first principles</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What that means is you should question every assumption, every prior approach / decision / path and ask is that the right way to do it now.</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“Don’t be encumbered by history, just go out and do something wonderful.” – Robert Noyce, co-founder of Fairchild Semiconductor and of Intel</w:t>
      </w:r>
    </w:p>
    <w:p w:rsidR="00000000" w:rsidDel="00000000" w:rsidP="00000000" w:rsidRDefault="00000000" w:rsidRPr="00000000" w14:paraId="00000016">
      <w:pPr>
        <w:numPr>
          <w:ilvl w:val="1"/>
          <w:numId w:val="2"/>
        </w:numPr>
        <w:ind w:left="1440" w:hanging="360"/>
      </w:pPr>
      <w:hyperlink r:id="rId8">
        <w:r w:rsidDel="00000000" w:rsidR="00000000" w:rsidRPr="00000000">
          <w:rPr>
            <w:color w:val="1155cc"/>
            <w:u w:val="single"/>
            <w:rtl w:val="0"/>
          </w:rPr>
          <w:t xml:space="preserve">https://jamesclear.com/first-principles</w:t>
        </w:r>
      </w:hyperlink>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Build consensus about the problem we are solving. </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Outline the main idea about the design and solicit feedback from the rest of the team. </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Start the discussion about the problem for complex problems </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Discuss inherent tradeoffs, sketch pros and cons, and find the best solution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Build awareness with WSO2 technical team</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Everyone understands how feature affect their parts of the system </w:t>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Everyone has a high level of understanding of the design of WSO2 products</w:t>
      </w:r>
    </w:p>
    <w:p w:rsidR="00000000" w:rsidDel="00000000" w:rsidP="00000000" w:rsidRDefault="00000000" w:rsidRPr="00000000" w14:paraId="0000001E">
      <w:pPr>
        <w:pStyle w:val="Heading1"/>
        <w:ind w:left="0" w:firstLine="0"/>
        <w:rPr/>
      </w:pPr>
      <w:bookmarkStart w:colFirst="0" w:colLast="0" w:name="_kzr4iufn36kp" w:id="2"/>
      <w:bookmarkEnd w:id="2"/>
      <w:r w:rsidDel="00000000" w:rsidR="00000000" w:rsidRPr="00000000">
        <w:rPr>
          <w:rtl w:val="0"/>
        </w:rPr>
        <w:t xml:space="preserve">Template for Design Outline Document</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Section 1: What is the problem we are trying to solve? </w:t>
      </w:r>
    </w:p>
    <w:p w:rsidR="00000000" w:rsidDel="00000000" w:rsidP="00000000" w:rsidRDefault="00000000" w:rsidRPr="00000000" w14:paraId="00000020">
      <w:pPr>
        <w:numPr>
          <w:ilvl w:val="1"/>
          <w:numId w:val="5"/>
        </w:numPr>
        <w:ind w:left="1440" w:hanging="360"/>
        <w:rPr>
          <w:u w:val="none"/>
        </w:rPr>
      </w:pPr>
      <w:r w:rsidDel="00000000" w:rsidR="00000000" w:rsidRPr="00000000">
        <w:rPr>
          <w:rtl w:val="0"/>
        </w:rPr>
        <w:t xml:space="preserve">Start with the user and describe the problem he is facing (e.g., for backend features like the scale to zero, the user may be an internal system). Skip the implementation details.   </w:t>
      </w:r>
    </w:p>
    <w:p w:rsidR="00000000" w:rsidDel="00000000" w:rsidP="00000000" w:rsidRDefault="00000000" w:rsidRPr="00000000" w14:paraId="00000021">
      <w:pPr>
        <w:numPr>
          <w:ilvl w:val="1"/>
          <w:numId w:val="5"/>
        </w:numPr>
        <w:ind w:left="1440" w:hanging="360"/>
        <w:rPr>
          <w:u w:val="none"/>
        </w:rPr>
      </w:pPr>
      <w:r w:rsidDel="00000000" w:rsidR="00000000" w:rsidRPr="00000000">
        <w:rPr>
          <w:rtl w:val="0"/>
        </w:rPr>
        <w:t xml:space="preserve">2-4 sentences are often sufficient. </w:t>
      </w:r>
      <w:r w:rsidDel="00000000" w:rsidR="00000000" w:rsidRPr="00000000">
        <w:rPr>
          <w:rtl w:val="0"/>
        </w:rPr>
        <w:t xml:space="preserve">Do not include full wireframes or full user stories</w:t>
      </w:r>
      <w:r w:rsidDel="00000000" w:rsidR="00000000" w:rsidRPr="00000000">
        <w:rPr>
          <w:rtl w:val="0"/>
        </w:rPr>
        <w:t xml:space="preserve"> ( if you need them to make a point, link to full wireframes/ user stories from the main document) </w:t>
      </w:r>
    </w:p>
    <w:p w:rsidR="00000000" w:rsidDel="00000000" w:rsidP="00000000" w:rsidRDefault="00000000" w:rsidRPr="00000000" w14:paraId="00000022">
      <w:pPr>
        <w:numPr>
          <w:ilvl w:val="1"/>
          <w:numId w:val="5"/>
        </w:numPr>
        <w:ind w:left="1440" w:hanging="360"/>
        <w:rPr>
          <w:u w:val="none"/>
        </w:rPr>
      </w:pPr>
      <w:r w:rsidDel="00000000" w:rsidR="00000000" w:rsidRPr="00000000">
        <w:rPr>
          <w:rtl w:val="0"/>
        </w:rPr>
        <w:t xml:space="preserve">Be careful not to drive the problem from the current architecture. Instead, forget the current design, then step into the user’s shoes and think about the pain he faces and how to make his life easier. </w:t>
      </w:r>
    </w:p>
    <w:p w:rsidR="00000000" w:rsidDel="00000000" w:rsidP="00000000" w:rsidRDefault="00000000" w:rsidRPr="00000000" w14:paraId="00000023">
      <w:pPr>
        <w:numPr>
          <w:ilvl w:val="2"/>
          <w:numId w:val="5"/>
        </w:numPr>
        <w:ind w:left="2160" w:hanging="360"/>
        <w:rPr>
          <w:u w:val="none"/>
        </w:rPr>
      </w:pPr>
      <w:r w:rsidDel="00000000" w:rsidR="00000000" w:rsidRPr="00000000">
        <w:rPr>
          <w:rtl w:val="0"/>
        </w:rPr>
        <w:t xml:space="preserve">In the later part of the design, we may make tradeoffs if no better alternative is available (e.g. due to the current design) - but initially, we need to define the problem from the perspective of the user. </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Section 2: Who are we solving the problem for? Without clarity on who experiences the problem and wants a solution, whatever we come up with will be out of alignment for the actual user.</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Section</w:t>
      </w:r>
      <w:r w:rsidDel="00000000" w:rsidR="00000000" w:rsidRPr="00000000">
        <w:rPr>
          <w:rtl w:val="0"/>
        </w:rPr>
        <w:t xml:space="preserve"> 3: Why should it be solved?  </w:t>
      </w:r>
    </w:p>
    <w:p w:rsidR="00000000" w:rsidDel="00000000" w:rsidP="00000000" w:rsidRDefault="00000000" w:rsidRPr="00000000" w14:paraId="00000026">
      <w:pPr>
        <w:numPr>
          <w:ilvl w:val="1"/>
          <w:numId w:val="5"/>
        </w:numPr>
        <w:ind w:left="1440" w:hanging="360"/>
        <w:rPr>
          <w:u w:val="none"/>
        </w:rPr>
      </w:pPr>
      <w:r w:rsidDel="00000000" w:rsidR="00000000" w:rsidRPr="00000000">
        <w:rPr>
          <w:rtl w:val="0"/>
        </w:rPr>
        <w:t xml:space="preserve">Argue that many users would benefit from the feature or that there is a business impact ( Or potential negative impact due to not having the feature). </w:t>
      </w:r>
    </w:p>
    <w:p w:rsidR="00000000" w:rsidDel="00000000" w:rsidP="00000000" w:rsidRDefault="00000000" w:rsidRPr="00000000" w14:paraId="00000027">
      <w:pPr>
        <w:numPr>
          <w:ilvl w:val="0"/>
          <w:numId w:val="5"/>
        </w:numPr>
        <w:ind w:left="720" w:hanging="360"/>
        <w:rPr>
          <w:u w:val="none"/>
        </w:rPr>
      </w:pPr>
      <w:r w:rsidDel="00000000" w:rsidR="00000000" w:rsidRPr="00000000">
        <w:rPr>
          <w:rtl w:val="0"/>
        </w:rPr>
        <w:t xml:space="preserve">Section 4: </w:t>
      </w:r>
      <w:r w:rsidDel="00000000" w:rsidR="00000000" w:rsidRPr="00000000">
        <w:rPr>
          <w:rtl w:val="0"/>
        </w:rPr>
        <w:t xml:space="preserve">Solution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numPr>
          <w:ilvl w:val="1"/>
          <w:numId w:val="5"/>
        </w:numPr>
        <w:ind w:left="1440" w:hanging="360"/>
        <w:rPr>
          <w:u w:val="none"/>
        </w:rPr>
      </w:pPr>
      <w:r w:rsidDel="00000000" w:rsidR="00000000" w:rsidRPr="00000000">
        <w:rPr>
          <w:rtl w:val="0"/>
        </w:rPr>
        <w:t xml:space="preserve">Provide an architecture diagram of the solution and describe how it works.</w:t>
      </w:r>
    </w:p>
    <w:p w:rsidR="00000000" w:rsidDel="00000000" w:rsidP="00000000" w:rsidRDefault="00000000" w:rsidRPr="00000000" w14:paraId="00000029">
      <w:pPr>
        <w:numPr>
          <w:ilvl w:val="1"/>
          <w:numId w:val="5"/>
        </w:numPr>
        <w:ind w:left="1440" w:hanging="360"/>
        <w:rPr>
          <w:u w:val="none"/>
        </w:rPr>
      </w:pPr>
      <w:r w:rsidDel="00000000" w:rsidR="00000000" w:rsidRPr="00000000">
        <w:rPr>
          <w:rtl w:val="0"/>
        </w:rPr>
        <w:t xml:space="preserve">Provide API specification (e.g., OpenAPI spec or a ballerina file) of any APIs we create as part of the solution. </w:t>
      </w:r>
    </w:p>
    <w:p w:rsidR="00000000" w:rsidDel="00000000" w:rsidP="00000000" w:rsidRDefault="00000000" w:rsidRPr="00000000" w14:paraId="0000002A">
      <w:pPr>
        <w:numPr>
          <w:ilvl w:val="1"/>
          <w:numId w:val="5"/>
        </w:numPr>
        <w:ind w:left="1440" w:hanging="360"/>
        <w:rPr>
          <w:u w:val="none"/>
        </w:rPr>
      </w:pPr>
      <w:r w:rsidDel="00000000" w:rsidR="00000000" w:rsidRPr="00000000">
        <w:rPr>
          <w:rtl w:val="0"/>
        </w:rPr>
        <w:t xml:space="preserve">Provide impact on persistent data (e.g. on database schema,...) - if applicable</w:t>
      </w:r>
    </w:p>
    <w:p w:rsidR="00000000" w:rsidDel="00000000" w:rsidP="00000000" w:rsidRDefault="00000000" w:rsidRPr="00000000" w14:paraId="0000002B">
      <w:pPr>
        <w:numPr>
          <w:ilvl w:val="1"/>
          <w:numId w:val="5"/>
        </w:numPr>
        <w:ind w:left="1440" w:hanging="360"/>
        <w:rPr>
          <w:u w:val="none"/>
        </w:rPr>
      </w:pPr>
      <w:r w:rsidDel="00000000" w:rsidR="00000000" w:rsidRPr="00000000">
        <w:rPr>
          <w:rtl w:val="0"/>
        </w:rPr>
        <w:t xml:space="preserve">Describe other alternatives we considered and describe why they are inferior to the solution chosen</w:t>
      </w:r>
    </w:p>
    <w:p w:rsidR="00000000" w:rsidDel="00000000" w:rsidP="00000000" w:rsidRDefault="00000000" w:rsidRPr="00000000" w14:paraId="0000002C">
      <w:pPr>
        <w:numPr>
          <w:ilvl w:val="1"/>
          <w:numId w:val="5"/>
        </w:numPr>
        <w:ind w:left="1440" w:hanging="360"/>
        <w:rPr>
          <w:u w:val="none"/>
        </w:rPr>
      </w:pPr>
      <w:r w:rsidDel="00000000" w:rsidR="00000000" w:rsidRPr="00000000">
        <w:rPr>
          <w:rtl w:val="0"/>
        </w:rPr>
        <w:t xml:space="preserve">Describe </w:t>
      </w:r>
      <w:r w:rsidDel="00000000" w:rsidR="00000000" w:rsidRPr="00000000">
        <w:rPr>
          <w:rtl w:val="0"/>
        </w:rPr>
        <w:t xml:space="preserve">surprises</w:t>
      </w:r>
      <w:r w:rsidDel="00000000" w:rsidR="00000000" w:rsidRPr="00000000">
        <w:rPr>
          <w:rtl w:val="0"/>
        </w:rPr>
        <w:t xml:space="preserve"> related to the design, if any.  (If design follows well know paths (writing a CRUD service), we do not have to discuss in detail, but any surprise, we should discuss. </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Section 5: Describe the challenges/ constraints and how the proposed solutions handle each. </w:t>
      </w:r>
    </w:p>
    <w:p w:rsidR="00000000" w:rsidDel="00000000" w:rsidP="00000000" w:rsidRDefault="00000000" w:rsidRPr="00000000" w14:paraId="0000002F">
      <w:pPr>
        <w:numPr>
          <w:ilvl w:val="1"/>
          <w:numId w:val="5"/>
        </w:numPr>
        <w:ind w:left="1440" w:hanging="360"/>
      </w:pPr>
      <w:r w:rsidDel="00000000" w:rsidR="00000000" w:rsidRPr="00000000">
        <w:rPr>
          <w:rtl w:val="0"/>
        </w:rPr>
        <w:t xml:space="preserve">Security considerations </w:t>
      </w:r>
    </w:p>
    <w:p w:rsidR="00000000" w:rsidDel="00000000" w:rsidP="00000000" w:rsidRDefault="00000000" w:rsidRPr="00000000" w14:paraId="00000030">
      <w:pPr>
        <w:numPr>
          <w:ilvl w:val="2"/>
          <w:numId w:val="5"/>
        </w:numPr>
        <w:ind w:left="2160" w:hanging="360"/>
      </w:pPr>
      <w:r w:rsidDel="00000000" w:rsidR="00000000" w:rsidRPr="00000000">
        <w:rPr>
          <w:rtl w:val="0"/>
        </w:rPr>
        <w:t xml:space="preserve">Communication between data and control planes </w:t>
      </w:r>
    </w:p>
    <w:p w:rsidR="00000000" w:rsidDel="00000000" w:rsidP="00000000" w:rsidRDefault="00000000" w:rsidRPr="00000000" w14:paraId="00000031">
      <w:pPr>
        <w:numPr>
          <w:ilvl w:val="2"/>
          <w:numId w:val="5"/>
        </w:numPr>
        <w:ind w:left="2160" w:hanging="360"/>
      </w:pPr>
      <w:r w:rsidDel="00000000" w:rsidR="00000000" w:rsidRPr="00000000">
        <w:rPr>
          <w:rtl w:val="0"/>
        </w:rPr>
        <w:t xml:space="preserve">Running user-provided code </w:t>
      </w:r>
    </w:p>
    <w:p w:rsidR="00000000" w:rsidDel="00000000" w:rsidP="00000000" w:rsidRDefault="00000000" w:rsidRPr="00000000" w14:paraId="00000032">
      <w:pPr>
        <w:numPr>
          <w:ilvl w:val="2"/>
          <w:numId w:val="5"/>
        </w:numPr>
        <w:ind w:left="2160" w:hanging="360"/>
      </w:pPr>
      <w:r w:rsidDel="00000000" w:rsidR="00000000" w:rsidRPr="00000000">
        <w:rPr>
          <w:rtl w:val="0"/>
        </w:rPr>
        <w:t xml:space="preserve">Etc. </w:t>
      </w:r>
    </w:p>
    <w:p w:rsidR="00000000" w:rsidDel="00000000" w:rsidP="00000000" w:rsidRDefault="00000000" w:rsidRPr="00000000" w14:paraId="00000033">
      <w:pPr>
        <w:numPr>
          <w:ilvl w:val="1"/>
          <w:numId w:val="5"/>
        </w:numPr>
        <w:ind w:left="1440" w:hanging="360"/>
      </w:pPr>
      <w:r w:rsidDel="00000000" w:rsidR="00000000" w:rsidRPr="00000000">
        <w:rPr>
          <w:rtl w:val="0"/>
        </w:rPr>
        <w:t xml:space="preserve">Cloud </w:t>
      </w:r>
      <w:r w:rsidDel="00000000" w:rsidR="00000000" w:rsidRPr="00000000">
        <w:rPr>
          <w:rtl w:val="0"/>
        </w:rPr>
        <w:t xml:space="preserve">Cost (in real money)  </w:t>
      </w:r>
      <w:r w:rsidDel="00000000" w:rsidR="00000000" w:rsidRPr="00000000">
        <w:rPr>
          <w:rtl w:val="0"/>
        </w:rPr>
        <w:t xml:space="preserve">considerations (if applicable) </w:t>
      </w:r>
    </w:p>
    <w:p w:rsidR="00000000" w:rsidDel="00000000" w:rsidP="00000000" w:rsidRDefault="00000000" w:rsidRPr="00000000" w14:paraId="00000034">
      <w:pPr>
        <w:numPr>
          <w:ilvl w:val="1"/>
          <w:numId w:val="5"/>
        </w:numPr>
        <w:ind w:left="1440" w:hanging="360"/>
        <w:rPr>
          <w:u w:val="none"/>
        </w:rPr>
      </w:pPr>
      <w:r w:rsidDel="00000000" w:rsidR="00000000" w:rsidRPr="00000000">
        <w:rPr>
          <w:rtl w:val="0"/>
        </w:rPr>
        <w:t xml:space="preserve">Challenges considering </w:t>
      </w:r>
      <w:hyperlink r:id="rId9">
        <w:r w:rsidDel="00000000" w:rsidR="00000000" w:rsidRPr="00000000">
          <w:rPr>
            <w:color w:val="0000ee"/>
            <w:u w:val="single"/>
            <w:rtl w:val="0"/>
          </w:rPr>
          <w:t xml:space="preserve">Cloud native feature development summarized checklist</w:t>
        </w:r>
      </w:hyperlink>
      <w:r w:rsidDel="00000000" w:rsidR="00000000" w:rsidRPr="00000000">
        <w:rPr>
          <w:rtl w:val="0"/>
        </w:rPr>
      </w:r>
    </w:p>
    <w:p w:rsidR="00000000" w:rsidDel="00000000" w:rsidP="00000000" w:rsidRDefault="00000000" w:rsidRPr="00000000" w14:paraId="00000035">
      <w:pPr>
        <w:numPr>
          <w:ilvl w:val="1"/>
          <w:numId w:val="5"/>
        </w:numPr>
        <w:ind w:left="1440" w:hanging="360"/>
      </w:pPr>
      <w:r w:rsidDel="00000000" w:rsidR="00000000" w:rsidRPr="00000000">
        <w:rPr>
          <w:rtl w:val="0"/>
        </w:rPr>
        <w:t xml:space="preserve">Limitations imposed by current architecture (if applicable) </w:t>
      </w:r>
    </w:p>
    <w:p w:rsidR="00000000" w:rsidDel="00000000" w:rsidP="00000000" w:rsidRDefault="00000000" w:rsidRPr="00000000" w14:paraId="00000036">
      <w:pPr>
        <w:numPr>
          <w:ilvl w:val="2"/>
          <w:numId w:val="5"/>
        </w:numPr>
        <w:ind w:left="2160" w:hanging="360"/>
        <w:rPr>
          <w:u w:val="none"/>
        </w:rPr>
      </w:pPr>
      <w:r w:rsidDel="00000000" w:rsidR="00000000" w:rsidRPr="00000000">
        <w:rPr>
          <w:rtl w:val="0"/>
        </w:rPr>
        <w:t xml:space="preserve">E.g. challenges due to backward compatibility needs </w:t>
      </w:r>
    </w:p>
    <w:p w:rsidR="00000000" w:rsidDel="00000000" w:rsidP="00000000" w:rsidRDefault="00000000" w:rsidRPr="00000000" w14:paraId="00000037">
      <w:pPr>
        <w:numPr>
          <w:ilvl w:val="1"/>
          <w:numId w:val="5"/>
        </w:numPr>
        <w:ind w:left="1440" w:hanging="360"/>
      </w:pPr>
      <w:r w:rsidDel="00000000" w:rsidR="00000000" w:rsidRPr="00000000">
        <w:rPr>
          <w:rtl w:val="0"/>
        </w:rPr>
        <w:t xml:space="preserve">Need for high-performance or low latency (if applicable) </w:t>
      </w:r>
    </w:p>
    <w:p w:rsidR="00000000" w:rsidDel="00000000" w:rsidP="00000000" w:rsidRDefault="00000000" w:rsidRPr="00000000" w14:paraId="00000038">
      <w:pPr>
        <w:numPr>
          <w:ilvl w:val="1"/>
          <w:numId w:val="5"/>
        </w:numPr>
        <w:ind w:left="1440" w:hanging="360"/>
      </w:pPr>
      <w:r w:rsidDel="00000000" w:rsidR="00000000" w:rsidRPr="00000000">
        <w:rPr>
          <w:rtl w:val="0"/>
        </w:rPr>
        <w:t xml:space="preserve">Most nontrivial design involves a tradeoff or dilemma.  Understanding that helps us make better decisions. Find that tradeoff and explain them (if applicable) </w:t>
      </w:r>
    </w:p>
    <w:p w:rsidR="00000000" w:rsidDel="00000000" w:rsidP="00000000" w:rsidRDefault="00000000" w:rsidRPr="00000000" w14:paraId="00000039">
      <w:pPr>
        <w:numPr>
          <w:ilvl w:val="1"/>
          <w:numId w:val="5"/>
        </w:numPr>
        <w:ind w:left="1440" w:hanging="360"/>
      </w:pPr>
      <w:r w:rsidDel="00000000" w:rsidR="00000000" w:rsidRPr="00000000">
        <w:rPr>
          <w:rtl w:val="0"/>
        </w:rPr>
        <w:t xml:space="preserve">Describe how the solution can scale up with Choreo/ Asgardeo/Product (if applicable) </w:t>
      </w:r>
      <w:r w:rsidDel="00000000" w:rsidR="00000000" w:rsidRPr="00000000">
        <w:rPr>
          <w:rtl w:val="0"/>
        </w:rPr>
      </w:r>
    </w:p>
    <w:p w:rsidR="00000000" w:rsidDel="00000000" w:rsidP="00000000" w:rsidRDefault="00000000" w:rsidRPr="00000000" w14:paraId="0000003A">
      <w:pPr>
        <w:pStyle w:val="Heading1"/>
        <w:ind w:left="0" w:firstLine="0"/>
        <w:rPr/>
      </w:pPr>
      <w:bookmarkStart w:colFirst="0" w:colLast="0" w:name="_vqje9pct8bwh" w:id="3"/>
      <w:bookmarkEnd w:id="3"/>
      <w:r w:rsidDel="00000000" w:rsidR="00000000" w:rsidRPr="00000000">
        <w:rPr>
          <w:rtl w:val="0"/>
        </w:rPr>
        <w:t xml:space="preserve">Best Practices </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Keep the Design Outline document concise (but add all information needed/appropriate)</w:t>
      </w:r>
    </w:p>
    <w:p w:rsidR="00000000" w:rsidDel="00000000" w:rsidP="00000000" w:rsidRDefault="00000000" w:rsidRPr="00000000" w14:paraId="0000003C">
      <w:pPr>
        <w:numPr>
          <w:ilvl w:val="1"/>
          <w:numId w:val="3"/>
        </w:numPr>
        <w:ind w:left="1440" w:hanging="360"/>
        <w:rPr>
          <w:u w:val="none"/>
        </w:rPr>
      </w:pPr>
      <w:r w:rsidDel="00000000" w:rsidR="00000000" w:rsidRPr="00000000">
        <w:rPr>
          <w:rtl w:val="0"/>
        </w:rPr>
        <w:t xml:space="preserve">In the age of GPT, long docs are not impressive </w:t>
      </w:r>
    </w:p>
    <w:p w:rsidR="00000000" w:rsidDel="00000000" w:rsidP="00000000" w:rsidRDefault="00000000" w:rsidRPr="00000000" w14:paraId="0000003D">
      <w:pPr>
        <w:numPr>
          <w:ilvl w:val="1"/>
          <w:numId w:val="3"/>
        </w:numPr>
        <w:ind w:left="1440" w:hanging="360"/>
        <w:rPr>
          <w:u w:val="none"/>
        </w:rPr>
      </w:pPr>
      <w:r w:rsidDel="00000000" w:rsidR="00000000" w:rsidRPr="00000000">
        <w:rPr>
          <w:rtl w:val="0"/>
        </w:rPr>
        <w:t xml:space="preserve">The longer your document is, the less likely someone will read it </w:t>
      </w:r>
    </w:p>
    <w:p w:rsidR="00000000" w:rsidDel="00000000" w:rsidP="00000000" w:rsidRDefault="00000000" w:rsidRPr="00000000" w14:paraId="0000003E">
      <w:pPr>
        <w:numPr>
          <w:ilvl w:val="1"/>
          <w:numId w:val="3"/>
        </w:numPr>
        <w:ind w:left="1440" w:hanging="360"/>
        <w:rPr>
          <w:u w:val="none"/>
        </w:rPr>
      </w:pPr>
      <w:r w:rsidDel="00000000" w:rsidR="00000000" w:rsidRPr="00000000">
        <w:rPr>
          <w:rtl w:val="0"/>
        </w:rPr>
        <w:t xml:space="preserve">If no one will read your document, why do you bother? </w:t>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 if you cannot write the document in 2 pages, you MUST call a meeting and get approval for the design</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Keep one doc for all meeting notes about one topic </w:t>
      </w:r>
    </w:p>
    <w:p w:rsidR="00000000" w:rsidDel="00000000" w:rsidP="00000000" w:rsidRDefault="00000000" w:rsidRPr="00000000" w14:paraId="00000041">
      <w:pPr>
        <w:numPr>
          <w:ilvl w:val="1"/>
          <w:numId w:val="3"/>
        </w:numPr>
        <w:ind w:left="1440" w:hanging="360"/>
        <w:rPr>
          <w:u w:val="none"/>
        </w:rPr>
      </w:pPr>
      <w:r w:rsidDel="00000000" w:rsidR="00000000" w:rsidRPr="00000000">
        <w:rPr>
          <w:rtl w:val="0"/>
        </w:rPr>
        <w:t xml:space="preserve">Take notes from all meetings to the doc </w:t>
      </w:r>
    </w:p>
    <w:p w:rsidR="00000000" w:rsidDel="00000000" w:rsidP="00000000" w:rsidRDefault="00000000" w:rsidRPr="00000000" w14:paraId="00000042">
      <w:pPr>
        <w:numPr>
          <w:ilvl w:val="1"/>
          <w:numId w:val="3"/>
        </w:numPr>
        <w:ind w:left="1440" w:hanging="360"/>
        <w:rPr>
          <w:u w:val="none"/>
        </w:rPr>
      </w:pPr>
      <w:r w:rsidDel="00000000" w:rsidR="00000000" w:rsidRPr="00000000">
        <w:rPr>
          <w:rtl w:val="0"/>
        </w:rPr>
        <w:t xml:space="preserve">Add new notes to the top of the document </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Write the design outline doc separately (</w:t>
      </w:r>
      <w:r w:rsidDel="00000000" w:rsidR="00000000" w:rsidRPr="00000000">
        <w:rPr>
          <w:rtl w:val="0"/>
        </w:rPr>
        <w:t xml:space="preserve">2 pages</w:t>
      </w:r>
      <w:r w:rsidDel="00000000" w:rsidR="00000000" w:rsidRPr="00000000">
        <w:rPr>
          <w:rtl w:val="0"/>
        </w:rPr>
        <w:t xml:space="preserve">) and link to the meeting doc</w:t>
      </w:r>
    </w:p>
    <w:p w:rsidR="00000000" w:rsidDel="00000000" w:rsidP="00000000" w:rsidRDefault="00000000" w:rsidRPr="00000000" w14:paraId="00000044">
      <w:pPr>
        <w:pStyle w:val="Heading1"/>
        <w:ind w:left="0" w:firstLine="0"/>
        <w:rPr/>
      </w:pPr>
      <w:bookmarkStart w:colFirst="0" w:colLast="0" w:name="_6px2wv4tvic" w:id="4"/>
      <w:bookmarkEnd w:id="4"/>
      <w:r w:rsidDel="00000000" w:rsidR="00000000" w:rsidRPr="00000000">
        <w:rPr>
          <w:rtl w:val="0"/>
        </w:rPr>
        <w:t xml:space="preserve">Example Design Outline Documents </w:t>
      </w:r>
    </w:p>
    <w:p w:rsidR="00000000" w:rsidDel="00000000" w:rsidP="00000000" w:rsidRDefault="00000000" w:rsidRPr="00000000" w14:paraId="00000045">
      <w:pPr>
        <w:numPr>
          <w:ilvl w:val="0"/>
          <w:numId w:val="4"/>
        </w:numPr>
        <w:ind w:left="720" w:hanging="360"/>
      </w:pPr>
      <w:commentRangeStart w:id="0"/>
      <w:hyperlink r:id="rId10">
        <w:r w:rsidDel="00000000" w:rsidR="00000000" w:rsidRPr="00000000">
          <w:rPr>
            <w:color w:val="0000ee"/>
            <w:u w:val="single"/>
            <w:rtl w:val="0"/>
          </w:rPr>
          <w:t xml:space="preserve">DesignDocSample - Observability within DP</w:t>
        </w:r>
      </w:hyperlink>
      <w:r w:rsidDel="00000000" w:rsidR="00000000" w:rsidRPr="00000000">
        <w:rPr>
          <w:rtl w:val="0"/>
        </w:rPr>
      </w:r>
    </w:p>
    <w:p w:rsidR="00000000" w:rsidDel="00000000" w:rsidP="00000000" w:rsidRDefault="00000000" w:rsidRPr="00000000" w14:paraId="00000046">
      <w:pPr>
        <w:numPr>
          <w:ilvl w:val="0"/>
          <w:numId w:val="4"/>
        </w:numPr>
        <w:ind w:left="720" w:hanging="360"/>
      </w:pPr>
      <w:hyperlink r:id="rId11">
        <w:r w:rsidDel="00000000" w:rsidR="00000000" w:rsidRPr="00000000">
          <w:rPr>
            <w:color w:val="0000ee"/>
            <w:u w:val="single"/>
            <w:rtl w:val="0"/>
          </w:rPr>
          <w:t xml:space="preserve">DesignDocSample - IDL Store API</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lohfox9o169f" w:id="5"/>
      <w:bookmarkEnd w:id="5"/>
      <w:r w:rsidDel="00000000" w:rsidR="00000000" w:rsidRPr="00000000">
        <w:rPr>
          <w:rtl w:val="0"/>
        </w:rPr>
        <w:t xml:space="preserve">FAQ</w:t>
      </w:r>
    </w:p>
    <w:p w:rsidR="00000000" w:rsidDel="00000000" w:rsidP="00000000" w:rsidRDefault="00000000" w:rsidRPr="00000000" w14:paraId="0000004A">
      <w:pPr>
        <w:numPr>
          <w:ilvl w:val="0"/>
          <w:numId w:val="6"/>
        </w:numPr>
        <w:ind w:left="720" w:hanging="360"/>
        <w:rPr/>
      </w:pPr>
      <w:r w:rsidDel="00000000" w:rsidR="00000000" w:rsidRPr="00000000">
        <w:rPr>
          <w:rtl w:val="0"/>
        </w:rPr>
        <w:t xml:space="preserve">How can I fit all the information into two pages?</w:t>
      </w:r>
    </w:p>
    <w:p w:rsidR="00000000" w:rsidDel="00000000" w:rsidP="00000000" w:rsidRDefault="00000000" w:rsidRPr="00000000" w14:paraId="0000004B">
      <w:pPr>
        <w:numPr>
          <w:ilvl w:val="1"/>
          <w:numId w:val="6"/>
        </w:numPr>
        <w:ind w:left="1440" w:hanging="360"/>
        <w:rPr>
          <w:u w:val="none"/>
        </w:rPr>
      </w:pPr>
      <w:r w:rsidDel="00000000" w:rsidR="00000000" w:rsidRPr="00000000">
        <w:rPr>
          <w:rtl w:val="0"/>
        </w:rPr>
        <w:t xml:space="preserve">You do not need to. This is just a design outline, not all the information. You can do a detailed design document later if needed. However, it is unlikely you will get feedback on the detailed design. We must make our key decisions based on the outline. </w:t>
      </w:r>
    </w:p>
    <w:p w:rsidR="00000000" w:rsidDel="00000000" w:rsidP="00000000" w:rsidRDefault="00000000" w:rsidRPr="00000000" w14:paraId="0000004C">
      <w:pPr>
        <w:ind w:left="1440" w:firstLine="0"/>
        <w:rPr/>
      </w:pPr>
      <w:r w:rsidDel="00000000" w:rsidR="00000000" w:rsidRPr="00000000">
        <w:rPr>
          <w:rtl w:val="0"/>
        </w:rPr>
      </w:r>
    </w:p>
    <w:p w:rsidR="00000000" w:rsidDel="00000000" w:rsidP="00000000" w:rsidRDefault="00000000" w:rsidRPr="00000000" w14:paraId="0000004D">
      <w:pPr>
        <w:numPr>
          <w:ilvl w:val="0"/>
          <w:numId w:val="6"/>
        </w:numPr>
        <w:ind w:left="720" w:hanging="360"/>
        <w:rPr/>
      </w:pPr>
      <w:r w:rsidDel="00000000" w:rsidR="00000000" w:rsidRPr="00000000">
        <w:rPr>
          <w:rtl w:val="0"/>
        </w:rPr>
        <w:t xml:space="preserve">What should I do if my design outline takes more than 2 pages? </w:t>
      </w:r>
    </w:p>
    <w:p w:rsidR="00000000" w:rsidDel="00000000" w:rsidP="00000000" w:rsidRDefault="00000000" w:rsidRPr="00000000" w14:paraId="0000004E">
      <w:pPr>
        <w:numPr>
          <w:ilvl w:val="1"/>
          <w:numId w:val="6"/>
        </w:numPr>
        <w:ind w:left="1440" w:hanging="360"/>
        <w:rPr/>
      </w:pPr>
      <w:r w:rsidDel="00000000" w:rsidR="00000000" w:rsidRPr="00000000">
        <w:rPr>
          <w:rtl w:val="0"/>
        </w:rPr>
        <w:t xml:space="preserve"> We can be concise and reduce most designs. We can omit what is well-known (e.g., we all know how to write a CURD service)</w:t>
      </w:r>
    </w:p>
    <w:p w:rsidR="00000000" w:rsidDel="00000000" w:rsidP="00000000" w:rsidRDefault="00000000" w:rsidRPr="00000000" w14:paraId="0000004F">
      <w:pPr>
        <w:numPr>
          <w:ilvl w:val="1"/>
          <w:numId w:val="6"/>
        </w:numPr>
        <w:ind w:left="1440" w:hanging="360"/>
        <w:rPr>
          <w:u w:val="none"/>
        </w:rPr>
      </w:pPr>
      <w:r w:rsidDel="00000000" w:rsidR="00000000" w:rsidRPr="00000000">
        <w:rPr>
          <w:rtl w:val="0"/>
        </w:rPr>
        <w:t xml:space="preserve">If the above does not work, just do</w:t>
      </w:r>
      <w:ins w:author="Deleted user" w:id="1" w:date="2026-01-02T08:14:38Z">
        <w:r w:rsidDel="00000000" w:rsidR="00000000" w:rsidRPr="00000000">
          <w:rPr>
            <w:rtl w:val="0"/>
          </w:rPr>
          <w:t xml:space="preserve"> </w:t>
        </w:r>
      </w:ins>
      <w:r w:rsidDel="00000000" w:rsidR="00000000" w:rsidRPr="00000000">
        <w:rPr>
          <w:rtl w:val="0"/>
        </w:rPr>
        <w:t xml:space="preserve">the  problem we are solving, who we solve it for, or why we are solving it in two pages and share and then schedule a meeting. </w:t>
      </w:r>
    </w:p>
    <w:p w:rsidR="00000000" w:rsidDel="00000000" w:rsidP="00000000" w:rsidRDefault="00000000" w:rsidRPr="00000000" w14:paraId="00000050">
      <w:pPr>
        <w:numPr>
          <w:ilvl w:val="1"/>
          <w:numId w:val="6"/>
        </w:numPr>
        <w:ind w:left="1440" w:hanging="360"/>
        <w:rPr>
          <w:u w:val="none"/>
        </w:rPr>
      </w:pPr>
      <w:r w:rsidDel="00000000" w:rsidR="00000000" w:rsidRPr="00000000">
        <w:rPr>
          <w:rtl w:val="0"/>
        </w:rPr>
        <w:t xml:space="preserve">If that did not work either, schedule a meeting and we can discuss. </w:t>
      </w:r>
    </w:p>
    <w:p w:rsidR="00000000" w:rsidDel="00000000" w:rsidP="00000000" w:rsidRDefault="00000000" w:rsidRPr="00000000" w14:paraId="00000051">
      <w:pPr>
        <w:numPr>
          <w:ilvl w:val="1"/>
          <w:numId w:val="6"/>
        </w:numPr>
        <w:ind w:left="1440" w:hanging="360"/>
        <w:rPr>
          <w:u w:val="none"/>
        </w:rPr>
      </w:pPr>
      <w:r w:rsidDel="00000000" w:rsidR="00000000" w:rsidRPr="00000000">
        <w:rPr>
          <w:rtl w:val="0"/>
        </w:rPr>
        <w:t xml:space="preserve">We can only go ahead without a meeting and implement a feature only if we can write 2 2-page design outline. Our challenge is we have different size features. For small features, it is not practical to have a meeting for each. However, for bigger features, we can have meetings and we should. I think 2 two-page design outline would be a good test to filter the two.</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Shouldn't we agree on the high-level solution before digging into the details such as OpenAPI spec, database selection etc? There can be multiple solution choices, and it takes some discussion rounds to pick one. Then comes the UIs and BFF. IMO, there should be 2 stages where we agree on the high level solution, then deep dive stage where we identify the UX, APIs, storage etc.? </w:t>
      </w:r>
    </w:p>
    <w:p w:rsidR="00000000" w:rsidDel="00000000" w:rsidP="00000000" w:rsidRDefault="00000000" w:rsidRPr="00000000" w14:paraId="00000053">
      <w:pPr>
        <w:numPr>
          <w:ilvl w:val="1"/>
          <w:numId w:val="6"/>
        </w:numPr>
        <w:ind w:left="1440" w:hanging="360"/>
      </w:pPr>
      <w:r w:rsidDel="00000000" w:rsidR="00000000" w:rsidRPr="00000000">
        <w:rPr>
          <w:rtl w:val="0"/>
        </w:rPr>
        <w:t xml:space="preserve">if the solution is obvious, we can go to Open API spec in one go, but if it is complex it is ok to not have it</w:t>
      </w:r>
    </w:p>
    <w:p w:rsidR="00000000" w:rsidDel="00000000" w:rsidP="00000000" w:rsidRDefault="00000000" w:rsidRPr="00000000" w14:paraId="00000054">
      <w:pPr>
        <w:numPr>
          <w:ilvl w:val="0"/>
          <w:numId w:val="6"/>
        </w:numPr>
        <w:ind w:left="720" w:hanging="360"/>
      </w:pPr>
      <w:r w:rsidDel="00000000" w:rsidR="00000000" w:rsidRPr="00000000">
        <w:rPr>
          <w:rtl w:val="0"/>
        </w:rPr>
        <w:t xml:space="preserve">Should we also include how we intend to track usage/success of this feature and add how ? e.g. pushing events like in GH for future use ?</w:t>
        <w:tab/>
      </w:r>
    </w:p>
    <w:p w:rsidR="00000000" w:rsidDel="00000000" w:rsidP="00000000" w:rsidRDefault="00000000" w:rsidRPr="00000000" w14:paraId="00000055">
      <w:pPr>
        <w:numPr>
          <w:ilvl w:val="1"/>
          <w:numId w:val="6"/>
        </w:numPr>
        <w:ind w:left="1440" w:hanging="360"/>
      </w:pPr>
      <w:r w:rsidDel="00000000" w:rsidR="00000000" w:rsidRPr="00000000">
        <w:rPr>
          <w:rtl w:val="0"/>
        </w:rPr>
        <w:t xml:space="preserve">this should in the detailed design, not in "design outline"</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Do we need a design document for each task/ milestone? No do a design doc at epic level, and we do not need a design document for each milestone.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headerReference r:id="rId12" w:type="default"/>
      <w:pgSz w:h="15840" w:w="12240" w:orient="portrait"/>
      <w:pgMar w:bottom="1440" w:top="1440" w:left="1440" w:right="1440" w:header="720" w:footer="720"/>
      <w:pgNumType w:start="1"/>
      <w:sectPrChange w:author="Isala Piyarisi" w:id="0" w:date="2024-07-19T08:17:26Z">
        <w:sectPr w:rsidR="000000" w:rsidDel="000000" w:rsidRPr="000000" w:rsidSect="000000">
          <w:pgMar w:bottom="1440" w:top="1440" w:left="1440" w:right="1440" w:header="720" w:footer="720"/>
          <w:pgNumType w:start="1"/>
          <w:pgSz w:h="15840" w:w="12240"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rshana Gunawardana" w:id="0" w:date="2023-07-19T03:55:46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Isala Piyarisi" w:id="2" w:date="2024-07-19T08:17:26Z"/>
          <w:rFonts w:ascii="Arial" w:cs="Arial" w:eastAsia="Arial" w:hAnsi="Arial"/>
          <w:b w:val="0"/>
          <w:bCs w:val="0"/>
          <w:i w:val="0"/>
          <w:iCs w:val="0"/>
          <w:smallCaps w:val="0"/>
          <w:strike w:val="0"/>
          <w:color w:val="000000"/>
          <w:sz w:val="22"/>
          <w:szCs w:val="22"/>
          <w:u w:val="none"/>
          <w:shd w:fill="auto" w:val="clear"/>
          <w:vertAlign w:val="baseline"/>
        </w:rPr>
      </w:pPr>
      <w:ins w:author="Isala Piyarisi" w:id="2" w:date="2024-07-19T08:17:2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examples don't have Section II: "Who are we solving the problem for?" part.</w:t>
        </w:r>
      </w:ins>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Isala Piyarisi" w:id="2" w:date="2024-07-19T08:17:26Z"/>
          <w:rFonts w:ascii="Arial" w:cs="Arial" w:eastAsia="Arial" w:hAnsi="Arial"/>
          <w:b w:val="0"/>
          <w:bCs w:val="0"/>
          <w:i w:val="0"/>
          <w:iCs w:val="0"/>
          <w:smallCaps w:val="0"/>
          <w:strike w:val="0"/>
          <w:color w:val="000000"/>
          <w:sz w:val="22"/>
          <w:szCs w:val="22"/>
          <w:u w:val="none"/>
          <w:shd w:fill="auto" w:val="clear"/>
          <w:vertAlign w:val="baseline"/>
        </w:rPr>
      </w:pPr>
      <w:ins w:author="Isala Piyarisi" w:id="2" w:date="2024-07-19T08:17:26Z">
        <w:r w:rsidDel="00000000" w:rsidR="00000000" w:rsidRPr="00000000">
          <w:rPr>
            <w:rtl w:val="0"/>
          </w:rPr>
        </w:r>
      </w:ins>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Isala Piyarisi" w:id="2" w:date="2024-07-19T08:17:26Z"/>
          <w:rFonts w:ascii="Arial" w:cs="Arial" w:eastAsia="Arial" w:hAnsi="Arial"/>
          <w:b w:val="0"/>
          <w:bCs w:val="0"/>
          <w:i w:val="0"/>
          <w:iCs w:val="0"/>
          <w:smallCaps w:val="0"/>
          <w:strike w:val="0"/>
          <w:color w:val="000000"/>
          <w:sz w:val="22"/>
          <w:szCs w:val="22"/>
          <w:u w:val="none"/>
          <w:shd w:fill="auto" w:val="clear"/>
          <w:vertAlign w:val="baseline"/>
        </w:rPr>
      </w:pPr>
      <w:ins w:author="Isala Piyarisi" w:id="2" w:date="2024-07-19T08:17:2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update\replace samples.</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ins w:author="Isala Piyarisi" w:id="2" w:date="2024-07-19T08:17:26Z"/>
        <w:rPrChange w:author="Isala Piyarisi" w:id="0" w:date="2024-07-19T08:17:26Z">
          <w:rPr/>
        </w:rPrChange>
      </w:rPr>
    </w:pPr>
    <w:ins w:author="Isala Piyarisi" w:id="2" w:date="2024-07-19T08:17:26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pPr>
    <w:rPr>
      <w:rFonts w:ascii="Courier New" w:cs="Courier New" w:eastAsia="Courier New" w:hAnsi="Courier New"/>
      <w:sz w:val="20"/>
      <w:szCs w:val="20"/>
    </w:rPr>
  </w:style>
  <w:style w:type="paragraph" w:styleId="Heading6">
    <w:name w:val="heading 6"/>
    <w:basedOn w:val="Normal"/>
    <w:next w:val="Normal"/>
    <w:pPr>
      <w:keepNext w:val="1"/>
      <w:keepLines w:val="1"/>
      <w:pageBreakBefore w:val="0"/>
    </w:pPr>
    <w:rPr>
      <w:rFonts w:ascii="Cambria" w:cs="Cambria" w:eastAsia="Cambria" w:hAnsi="Cambria"/>
      <w:i w:val="1"/>
      <w:iCs w:val="1"/>
      <w:color w:val="66666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docs.google.com/document/d/1H54D32aPpr29czFrUIqz6PMeAaZTsAgq5kdirqTrnO0/edit" TargetMode="External"/><Relationship Id="rId10" Type="http://schemas.openxmlformats.org/officeDocument/2006/relationships/hyperlink" Target="https://docs.google.com/document/d/1dEvjKyJaaV5fLNkq-vN3HZgq5icZP8TaXYHaJhbQwwM/edit#" TargetMode="External"/><Relationship Id="rId12" Type="http://schemas.openxmlformats.org/officeDocument/2006/relationships/header" Target="header1.xml"/><Relationship Id="rId9" Type="http://schemas.openxmlformats.org/officeDocument/2006/relationships/hyperlink" Target="https://docs.google.com/document/d/18sMyVE-eCAhnnwTc69TMKcLBuUErFk6c05ZV-o17IgE/edi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architecture-group@wso2.com" TargetMode="External"/><Relationship Id="rId8" Type="http://schemas.openxmlformats.org/officeDocument/2006/relationships/hyperlink" Target="https://jamesclear.com/first-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